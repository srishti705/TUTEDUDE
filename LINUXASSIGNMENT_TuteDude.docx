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1440" w:hanging="360"/>
        <w:rPr>
          <w:u w:val="none"/>
          <w:rPrChange w:author="srishti joshi" w:id="0" w:date="2025-11-04T08:35:20Z">
            <w:rPr>
              <w:u w:val="none"/>
            </w:rPr>
          </w:rPrChange>
        </w:rPr>
        <w:pPrChange w:author="srishti joshi" w:id="0" w:date="2025-11-04T08:35:20Z">
          <w:pPr>
            <w:numPr>
              <w:ilvl w:val="0"/>
              <w:numId w:val="1"/>
            </w:numPr>
            <w:ind w:left="720" w:hanging="360"/>
          </w:pPr>
        </w:pPrChange>
      </w:pPr>
      <w:r w:rsidDel="00000000" w:rsidR="00000000" w:rsidRPr="00000000">
        <w:rPr>
          <w:rtl w:val="0"/>
        </w:rPr>
        <w:t xml:space="preserve">Creating directory , renaming director ,creating txt .renaming it 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u w:val="none"/>
          <w:rPrChange w:author="srishti joshi" w:id="0" w:date="2025-11-04T08:35:20Z">
            <w:rPr/>
          </w:rPrChange>
        </w:rPr>
        <w:pPrChange w:author="srishti joshi" w:id="0" w:date="2025-11-04T08:35:20Z">
          <w:pPr>
            <w:ind w:left="720" w:firstLine="0"/>
          </w:pPr>
        </w:pPrChange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  <w:rPrChange w:author="srishti joshi" w:id="0" w:date="2025-11-04T08:35:20Z">
            <w:rPr/>
          </w:rPrChange>
        </w:rPr>
        <w:pPrChange w:author="srishti joshi" w:id="0" w:date="2025-11-04T08:35:20Z">
          <w:pPr>
            <w:ind w:left="720" w:firstLine="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Displaying all content in /etc/passwd </w:t>
        </w:r>
      </w:ins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/>
          <w:drawing>
            <wp:inline distB="114300" distT="114300" distL="114300" distR="114300">
              <wp:extent cx="5943600" cy="4000500"/>
              <wp:effectExtent b="0" l="0" r="0" t="0"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00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Using Head commend displaying top 5 lines .in /etc/passwd</w:t>
        </w:r>
      </w:ins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/>
          <w:drawing>
            <wp:inline distB="114300" distT="114300" distL="114300" distR="114300">
              <wp:extent cx="5148263" cy="3465177"/>
              <wp:effectExtent b="0" l="0" r="0" t="0"/>
              <wp:docPr id="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48263" cy="3465177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Grep command filtering root kewyword password</w:t>
        </w:r>
      </w:ins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/>
          <w:drawing>
            <wp:inline distB="114300" distT="114300" distL="114300" distR="114300">
              <wp:extent cx="5943600" cy="3733800"/>
              <wp:effectExtent b="0" l="0" r="0" t="0"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733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CREATING ZIP FILE</w:t>
        </w:r>
      </w:ins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  <w:rPrChange w:author="srishti joshi" w:id="2" w:date="2025-11-04T07:51:18Z">
              <w:rPr/>
            </w:rPrChange>
          </w:rPr>
          <w:t xml:space="preserve">unzip ~/test_dir.zip -d ~/unzipped_dir</w:t>
        </w:r>
      </w:ins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/>
          <w:drawing>
            <wp:inline distB="114300" distT="114300" distL="114300" distR="114300">
              <wp:extent cx="5943600" cy="4000500"/>
              <wp:effectExtent b="0" l="0" r="0" t="0"/>
              <wp:docPr id="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400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Unzipped test_dir.zip</w:t>
        </w:r>
      </w:ins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/>
          <w:drawing>
            <wp:inline distB="114300" distT="114300" distL="114300" distR="114300">
              <wp:extent cx="5243513" cy="3436854"/>
              <wp:effectExtent b="0" l="0" r="0" t="0"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43513" cy="343685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Wget url( Downloadiing file )</w:t>
        </w:r>
      </w:ins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/>
          <w:drawing>
            <wp:inline distB="114300" distT="114300" distL="114300" distR="114300">
              <wp:extent cx="5943600" cy="1358900"/>
              <wp:effectExtent b="0" l="0" r="0" t="0"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358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Permission change secure.txt (read permission )</w:t>
        </w:r>
      </w:ins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>
          <w:ins w:author="srishti joshi" w:id="1" w:date="2025-11-04T07:51:18Z"/>
          <w:u w:val="none"/>
        </w:rPr>
      </w:pPr>
      <w:ins w:author="srishti joshi" w:id="1" w:date="2025-11-04T07:51:18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9">
      <w:pPr>
        <w:ind w:left="720" w:firstLine="0"/>
        <w:rPr>
          <w:ins w:author="srishti joshi" w:id="1" w:date="2025-11-04T07:51:18Z"/>
        </w:rPr>
      </w:pPr>
      <w:ins w:author="srishti joshi" w:id="1" w:date="2025-11-04T07:51:18Z">
        <w:r w:rsidDel="00000000" w:rsidR="00000000" w:rsidRPr="00000000">
          <w:rPr>
            <w:rtl w:val="0"/>
          </w:rPr>
          <w:t xml:space="preserve">         </w:t>
        </w:r>
        <w:r w:rsidDel="00000000" w:rsidR="00000000" w:rsidRPr="00000000">
          <w:rPr/>
          <w:drawing>
            <wp:inline distB="114300" distT="114300" distL="114300" distR="114300">
              <wp:extent cx="5943600" cy="3200400"/>
              <wp:effectExtent b="0" l="0" r="0" t="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00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u w:val="none"/>
          <w:rPrChange w:author="srishti joshi" w:id="0" w:date="2025-11-04T08:35:20Z">
            <w:rPr>
              <w:u w:val="none"/>
            </w:rPr>
          </w:rPrChange>
        </w:rPr>
        <w:pPrChange w:author="srishti joshi" w:id="0" w:date="2025-11-04T08:35:20Z">
          <w:pPr>
            <w:numPr>
              <w:ilvl w:val="1"/>
              <w:numId w:val="1"/>
            </w:numPr>
            <w:ind w:left="1440" w:hanging="360"/>
          </w:pPr>
        </w:pPrChange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